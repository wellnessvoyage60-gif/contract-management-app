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bidi="b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bidi="bn-IN"/>
        </w:rPr>
        <w:t xml:space="preserve">Remaining functionality to build:</w:t>
      </w:r>
      <w:r>
        <w:rPr>
          <w:rFonts w:ascii="Times New Roman" w:hAnsi="Times New Roman" w:eastAsia="Times New Roman" w:cs="Times New Roman"/>
          <w:sz w:val="24"/>
          <w:szCs w:val="24"/>
          <w:lang w:bidi="bn-IN"/>
        </w:rPr>
      </w:r>
    </w:p>
    <w:tbl>
      <w:tblPr>
        <w:tblW w:w="0" w:type="auto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608"/>
        <w:gridCol w:w="3490"/>
        <w:gridCol w:w="126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  <w:t xml:space="preserve">Feature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  <w:t xml:space="preserve">Complexity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Login, Dashboard, Upload, List, View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Sidebar navigation + role-based routing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User Management + AD sync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Archive search </w:t>
            </w:r>
            <w:commentRangeStart w:id="0"/>
            <w:del w:id="0" w:author="John Doe" w:date="2026-02-16T21:21:48Z" oouserid="2">
              <w:r>
                <w:rPr>
                  <w:rFonts w:ascii="Times New Roman" w:hAnsi="Times New Roman" w:eastAsia="Times New Roman" w:cs="Times New Roman"/>
                  <w:sz w:val="24"/>
                  <w:szCs w:val="24"/>
                  <w:lang w:bidi="bn-IN"/>
                </w:rPr>
                <w:delText xml:space="preserve">page</w:delText>
              </w:r>
            </w:del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commentRangeEnd w:id="0"/>
            <w:r>
              <w:commentReference w:id="0"/>
            </w:r>
            <w:ins w:id="1" w:author="John Doe" w:date="2026-02-16T21:22:44Z" oouserid="2">
              <w:r/>
            </w:ins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Reports page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OnlyOffice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 editor (edit docs in browser)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Not wired up yet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Submit review workflow (approve/send to next)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Backend ready, frontend needs UI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Archive upload (signed PDF)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Backend ready, frontend needs form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Easy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SLA reminder scheduler (3/6/9 day emails)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Not built yet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Vendor account creation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Not built yet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Easy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Vendor portal 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Pages exist, needs vendor user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Easy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</w:tbl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John Doe" w:date="2026-02-17T03:22:44Z" w:initials="JD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Not accepted.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70D78DD5" w16cex:dateUtc="2026-02-16T21:22:4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70D78DD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ohn Doe">
    <w15:presenceInfo w15:providerId="Teamlab" w15:userId="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tru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1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6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1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1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character" w:styleId="661" w:default="1">
    <w:name w:val="Default Paragraph Font"/>
    <w:uiPriority w:val="1"/>
    <w:semiHidden/>
    <w:unhideWhenUsed/>
    <w:pPr>
      <w:pBdr/>
      <w:spacing/>
      <w:ind/>
    </w:pPr>
  </w:style>
  <w:style w:type="table" w:styleId="66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3" w:default="1">
    <w:name w:val="No List"/>
    <w:uiPriority w:val="99"/>
    <w:semiHidden/>
    <w:unhideWhenUsed/>
    <w:pPr>
      <w:pBdr/>
      <w:spacing/>
      <w:ind/>
    </w:pPr>
  </w:style>
  <w:style w:type="paragraph" w:styleId="664" w:customStyle="1">
    <w:name w:val="font-claude-response-body"/>
    <w:basedOn w:val="66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bidi="bn-IN"/>
    </w:rPr>
  </w:style>
  <w:style w:type="character" w:styleId="665">
    <w:name w:val="Strong"/>
    <w:basedOn w:val="661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omments" Target="comments.xml" /><Relationship Id="rId9" Type="http://schemas.microsoft.com/office/2011/relationships/commentsExtended" Target="commentsExtended.xml" /><Relationship Id="rId10" Type="http://schemas.microsoft.com/office/2018/08/relationships/commentsExtensible" Target="commentsExtensible.xml" /><Relationship Id="rId11" Type="http://schemas.microsoft.com/office/2016/09/relationships/commentsIds" Target="commentsIds.xml" /><Relationship Id="rId12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onlyoffice/8.2.3.6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John Doe</cp:lastModifiedBy>
  <cp:revision>2</cp:revision>
  <dcterms:created xsi:type="dcterms:W3CDTF">2026-02-14T09:21:00Z</dcterms:created>
  <dcterms:modified xsi:type="dcterms:W3CDTF">2026-02-16T21:22:45Z</dcterms:modified>
</cp:coreProperties>
</file>