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commentsExtensible.xml" ContentType="application/vnd.openxmlformats-officedocument.wordprocessingml.commentsExtensi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bidi="b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bidi="bn-IN"/>
        </w:rPr>
        <w:t xml:space="preserve">Remaining functionality to build:</w:t>
      </w:r>
      <w:r>
        <w:rPr>
          <w:rFonts w:ascii="Times New Roman" w:hAnsi="Times New Roman" w:eastAsia="Times New Roman" w:cs="Times New Roman"/>
          <w:sz w:val="24"/>
          <w:szCs w:val="24"/>
          <w:lang w:bidi="bn-IN"/>
        </w:rPr>
      </w:r>
      <w:r>
        <w:rPr>
          <w:rFonts w:ascii="Times New Roman" w:hAnsi="Times New Roman" w:eastAsia="Times New Roman" w:cs="Times New Roman"/>
          <w:sz w:val="24"/>
          <w:szCs w:val="24"/>
          <w:lang w:bidi="bn-IN"/>
        </w:rPr>
      </w:r>
    </w:p>
    <w:tbl>
      <w:tblPr>
        <w:tblW w:w="0" w:type="auto"/>
        <w:tblCellSpacing w:w="15" w:type="dxa"/>
        <w:tblBorders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608"/>
        <w:gridCol w:w="3490"/>
        <w:gridCol w:w="1262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  <w:t xml:space="preserve">Feature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  <w:t xml:space="preserve">Complexity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Login, Dashboard, Upload, List, View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Sidebar navigation + role-based routing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User Management + AD sync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Archive search </w:t>
            </w:r>
            <w:commentRangeStart w:id="0"/>
            <w:del w:id="0" w:author="John Doe" w:date="2026-02-16T21:21:48Z" oouserid="2">
              <w:r>
                <w:rPr>
                  <w:rFonts w:ascii="Times New Roman" w:hAnsi="Times New Roman" w:eastAsia="Times New Roman" w:cs="Times New Roman"/>
                  <w:sz w:val="24"/>
                  <w:szCs w:val="24"/>
                  <w:lang w:bidi="bn-IN"/>
                </w:rPr>
                <w:delText xml:space="preserve">page</w:delText>
              </w:r>
            </w:del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commentRangeEnd w:id="0"/>
            <w:r>
              <w:commentReference w:id="0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Reports page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Working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Done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OnlyOffice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 editor (edit docs in </w:t>
            </w:r>
            <w:del w:id="1" w:author="System Administrator" w:date="2026-02-17T20:09:35Z" oouserid="1">
              <w:r>
                <w:rPr>
                  <w:rFonts w:ascii="Times New Roman" w:hAnsi="Times New Roman" w:eastAsia="Times New Roman" w:cs="Times New Roman"/>
                  <w:sz w:val="24"/>
                  <w:szCs w:val="24"/>
                  <w:lang w:bidi="bn-IN"/>
                </w:rPr>
              </w:r>
            </w:del>
            <w:commentRangeStart w:id="1"/>
            <w:del w:id="2" w:author="System Administrator" w:date="2026-02-17T20:09:35Z" oouserid="1">
              <w:r>
                <w:rPr>
                  <w:rFonts w:ascii="Times New Roman" w:hAnsi="Times New Roman" w:eastAsia="Times New Roman" w:cs="Times New Roman"/>
                  <w:sz w:val="24"/>
                  <w:szCs w:val="24"/>
                  <w:lang w:bidi="bn-IN"/>
                </w:rPr>
                <w:delText xml:space="preserve">browser</w:delText>
              </w:r>
            </w:del>
            <w:commentRangeEnd w:id="1"/>
            <w:r>
              <w:commentReference w:id="1"/>
            </w:r>
            <w:del w:id="3" w:author="System Administrator" w:date="2026-02-17T20:09:35Z" oouserid="1">
              <w:r>
                <w:rPr>
                  <w:rFonts w:ascii="Times New Roman" w:hAnsi="Times New Roman" w:eastAsia="Times New Roman" w:cs="Times New Roman"/>
                  <w:sz w:val="24"/>
                  <w:szCs w:val="24"/>
                  <w:lang w:bidi="bn-IN"/>
                </w:rPr>
                <w:delText xml:space="preserve">)</w:delText>
              </w:r>
            </w:del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Not wired up yet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Submit review workflow (approve/send to next)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Backend ready, frontend needs UI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Archive upload (signed PDF)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Backend ready, frontend needs form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Easy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SLA reminder scheduler (3/6/9 day emails)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Not built yet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Vendor account creation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Not built yet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Easy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Vendor portal 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Pages exist, needs vendor user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  <w:t xml:space="preserve">Easy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bidi="bn-IN"/>
              </w:rPr>
            </w:r>
          </w:p>
        </w:tc>
      </w:tr>
    </w:tbl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System Administrator" w:date="2026-02-18T02:09:35Z" w:initials="SA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Check this and rearrange.</w:t>
      </w:r>
    </w:p>
  </w:comment>
  <w:comment w:id="0" w:author="John Doe" w:date="2026-02-17T03:22:44Z" w:initials="JD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Not accepted.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3BE6D5B0" w16cex:dateUtc="2026-02-17T20:09:35Z"/>
  <w16cex:commentExtensible w16cex:durableId="70D78DD5" w16cex:dateUtc="2026-02-16T21:22:4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3BE6D5B0"/>
  <w16cid:commentId w16cid:paraId="00000002" w16cid:durableId="70D78DD5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ystem Administrator">
    <w15:presenceInfo w15:providerId="Teamlab" w15:userId="1"/>
  </w15:person>
  <w15:person w15:author="John Doe">
    <w15:presenceInfo w15:providerId="Teamlab" w15:userId="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tru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>
    <w:name w:val="Heading 1 Char"/>
    <w:basedOn w:val="88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3">
    <w:name w:val="Heading 2 Char"/>
    <w:basedOn w:val="88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4">
    <w:name w:val="Heading 3 Char"/>
    <w:basedOn w:val="88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5">
    <w:name w:val="Heading 4 Char"/>
    <w:basedOn w:val="88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6">
    <w:name w:val="Heading 5 Char"/>
    <w:basedOn w:val="88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7">
    <w:name w:val="Heading 6 Char"/>
    <w:basedOn w:val="88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8">
    <w:name w:val="Heading 7 Char"/>
    <w:basedOn w:val="88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9">
    <w:name w:val="Heading 8 Char"/>
    <w:basedOn w:val="88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Heading 9 Char"/>
    <w:basedOn w:val="88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Title"/>
    <w:basedOn w:val="881"/>
    <w:next w:val="881"/>
    <w:link w:val="84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2">
    <w:name w:val="Title Char"/>
    <w:basedOn w:val="882"/>
    <w:link w:val="8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3">
    <w:name w:val="Subtitle"/>
    <w:basedOn w:val="881"/>
    <w:next w:val="881"/>
    <w:link w:val="8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4">
    <w:name w:val="Subtitle Char"/>
    <w:basedOn w:val="882"/>
    <w:link w:val="8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5">
    <w:name w:val="Quote"/>
    <w:basedOn w:val="881"/>
    <w:next w:val="881"/>
    <w:link w:val="8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6">
    <w:name w:val="Quote Char"/>
    <w:basedOn w:val="882"/>
    <w:link w:val="84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7">
    <w:name w:val="List Paragraph"/>
    <w:basedOn w:val="881"/>
    <w:uiPriority w:val="34"/>
    <w:qFormat/>
    <w:pPr>
      <w:pBdr/>
      <w:spacing/>
      <w:ind w:left="720"/>
      <w:contextualSpacing w:val="true"/>
    </w:pPr>
  </w:style>
  <w:style w:type="character" w:styleId="848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8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2">
    <w:name w:val="No Spacing"/>
    <w:basedOn w:val="881"/>
    <w:uiPriority w:val="1"/>
    <w:qFormat/>
    <w:pPr>
      <w:pBdr/>
      <w:spacing w:after="0" w:line="240" w:lineRule="auto"/>
      <w:ind/>
    </w:pPr>
  </w:style>
  <w:style w:type="character" w:styleId="853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855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8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8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8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8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table" w:styleId="88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4" w:default="1">
    <w:name w:val="No List"/>
    <w:uiPriority w:val="99"/>
    <w:semiHidden/>
    <w:unhideWhenUsed/>
    <w:pPr>
      <w:pBdr/>
      <w:spacing/>
      <w:ind/>
    </w:pPr>
  </w:style>
  <w:style w:type="paragraph" w:styleId="885" w:customStyle="1">
    <w:name w:val="font-claude-response-body"/>
    <w:basedOn w:val="881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bidi="bn-IN"/>
    </w:rPr>
  </w:style>
  <w:style w:type="character" w:styleId="886">
    <w:name w:val="Strong"/>
    <w:basedOn w:val="882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omments" Target="comments.xml" /><Relationship Id="rId9" Type="http://schemas.microsoft.com/office/2011/relationships/commentsExtended" Target="commentsExtended.xml" /><Relationship Id="rId10" Type="http://schemas.microsoft.com/office/2018/08/relationships/commentsExtensible" Target="commentsExtensible.xml" /><Relationship Id="rId11" Type="http://schemas.microsoft.com/office/2016/09/relationships/commentsIds" Target="commentsIds.xml" /><Relationship Id="rId12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onlyoffice/8.2.3.6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System Administrator</cp:lastModifiedBy>
  <cp:revision>4</cp:revision>
  <dcterms:created xsi:type="dcterms:W3CDTF">2026-02-14T09:21:00Z</dcterms:created>
  <dcterms:modified xsi:type="dcterms:W3CDTF">2026-02-17T20:09:36Z</dcterms:modified>
</cp:coreProperties>
</file>